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MainAstral😀A </w:t>
      </w:r>
      <w:r>
        <w:rPr>
          <w:rStyle w:val="FootnoteAnchor"/>
          <w:rStyle w:val="FootnoteAnchor"/>
        </w:rPr>
        <w:footnoteReference w:id="2"/>
      </w:r>
      <w:r>
        <w:rPr/>
        <w:t xml:space="preserve"> after.</w:t>
      </w:r>
    </w:p>
    <w:p>
      <w:pPr>
        <w:pStyle w:val="Normal"/>
        <w:bidi w:val="0"/>
        <w:jc w:val="start"/>
        <w:rPr/>
      </w:pPr>
      <w:r>
        <w:rPr/>
        <w:t xml:space="preserve">CustomAnchor </w:t>
      </w:r>
      <w:r>
        <w:rPr>
          <w:rStyle w:val="FootnoteAnchor"/>
          <w:rStyle w:val="FootnoteAnchor"/>
        </w:rPr>
        <w:footnoteReference w:customMarkFollows="1" w:id="3"/>
        <w:t>*</w:t>
      </w:r>
    </w:p>
    <w:tbl>
      <w:tblPr>
        <w:tblW w:w="7199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00"/>
        <w:gridCol w:w="3599"/>
      </w:tblGrid>
      <w:tr>
        <w:trPr/>
        <w:tc>
          <w:tcPr>
            <w:tcW w:w="3600" w:type="dxa"/>
            <w:tcBorders/>
          </w:tcPr>
          <w:p>
            <w:pPr>
              <w:pStyle w:val="Normal"/>
              <w:widowControl w:val="false"/>
              <w:bidi w:val="0"/>
              <w:jc w:val="start"/>
              <w:rPr/>
            </w:pPr>
            <w:r>
              <w:rPr/>
              <w:t xml:space="preserve">OuterCell </w:t>
            </w:r>
            <w:r>
              <w:rPr>
                <w:rStyle w:val="FootnoteAnchor"/>
                <w:rStyle w:val="FootnoteAnchor"/>
              </w:rPr>
              <w:footnoteReference w:id="4"/>
            </w:r>
          </w:p>
        </w:tc>
        <w:tc>
          <w:tcPr>
            <w:tcW w:w="3599" w:type="dxa"/>
            <w:tcBorders/>
          </w:tcPr>
          <w:tbl>
            <w:tblPr>
              <w:tblW w:w="720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7200"/>
            </w:tblGrid>
            <w:tr>
              <w:trPr/>
              <w:tc>
                <w:tcPr>
                  <w:tcW w:w="7200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jc w:val="start"/>
                    <w:rPr/>
                  </w:pPr>
                  <w:r>
                    <w:rPr/>
                    <w:t xml:space="preserve">InnerCell </w:t>
                  </w:r>
                  <w:r>
                    <w:rPr>
                      <w:rStyle w:val="FootnoteAnchor"/>
                      <w:rStyle w:val="FootnoteAnchor"/>
                    </w:rPr>
                    <w:footnoteReference w:id="5"/>
                  </w:r>
                </w:p>
                <w:p>
                  <w:pPr>
                    <w:pStyle w:val="Normal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widowControl w:val="false"/>
              <w:bidi w:val="0"/>
              <w:jc w:val="start"/>
              <w:rPr/>
            </w:pPr>
            <w:r>
              <w:rPr/>
              <w:t xml:space="preserve">OuterTail </w:t>
            </w:r>
            <w:r>
              <w:rPr>
                <w:rStyle w:val="EndnoteAnchor"/>
                <w:rStyle w:val="EndnoteAnchor"/>
              </w:rPr>
              <w:endnoteReference w:id="2"/>
            </w:r>
          </w:p>
        </w:tc>
      </w:tr>
    </w:tbl>
    <w:p>
      <w:pPr>
        <w:pStyle w:val="Normal"/>
        <w:bidi w:val="0"/>
        <w:jc w:val="start"/>
        <w:rPr/>
      </w:pPr>
      <w:r>
        <w:rPr/>
        <w:t xml:space="preserve">EndMain </w:t>
      </w:r>
      <w:r>
        <w:rPr>
          <w:rStyle w:val="EndnoteAnchor"/>
          <w:rStyle w:val="EndnoteAnchor"/>
        </w:rPr>
        <w:endnoteReference w:id="3"/>
      </w:r>
    </w:p>
    <w:p>
      <w:pPr>
        <w:pStyle w:val="Normal"/>
        <w:bidi w:val="0"/>
        <w:jc w:val="start"/>
        <w:rPr/>
      </w:pPr>
      <w:r>
        <w:rPr/>
        <w:t xml:space="preserve">HiddenAnchor </w:t>
      </w:r>
      <w:r>
        <w:rPr>
          <w:rStyle w:val="FootnoteAnchor"/>
          <w:rStyle w:val="FootnoteAnchor"/>
          <w:vanish/>
        </w:rPr>
        <w:footnoteReference w:id="6"/>
      </w:r>
    </w:p>
    <w:p>
      <w:pPr>
        <w:pStyle w:val="Normal"/>
        <w:bidi w:val="0"/>
        <w:jc w:val="start"/>
        <w:rPr/>
      </w:pPr>
      <w:r>
        <w:rPr/>
        <w:t xml:space="preserve">DeletedAnchor </w:t>
      </w:r>
      <w:del w:id="0" w:author="Fixture" w:date="2026-01-01T00:00:00Z">
        <w:r>
          <w:rPr>
            <w:rStyle w:val="FootnoteAnchor"/>
            <w:rStyle w:val="FootnoteAnchor"/>
          </w:rPr>
          <w:footnoteReference w:id="7"/>
        </w:r>
      </w:del>
    </w:p>
    <w:sectPr>
      <w:footnotePr>
        <w:numFmt w:val="decimal"/>
      </w:footnotePr>
      <w:endnotePr>
        <w:numFmt w:val="lowerRoman"/>
      </w:end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Normal"/>
        <w:widowControl w:val="false"/>
        <w:bidi w:val="0"/>
        <w:jc w:val="start"/>
        <w:rPr/>
      </w:pPr>
      <w:r>
        <w:rPr>
          <w:rStyle w:val="EndnoteCharacters"/>
        </w:rPr>
        <w:endnoteRef/>
      </w:r>
      <w:r>
        <w:rPr/>
        <w:t xml:space="preserve"> </w:t>
      </w:r>
      <w:r>
        <w:rPr/>
        <w:t>End main body.</w:t>
      </w:r>
    </w:p>
  </w:endnote>
  <w:endnote w:id="3">
    <w:p>
      <w:pPr>
        <w:pStyle w:val="Normal"/>
        <w:widowControl w:val="false"/>
        <w:bidi w:val="0"/>
        <w:jc w:val="start"/>
        <w:rPr/>
      </w:pPr>
      <w:r>
        <w:rPr>
          <w:rStyle w:val="EndnoteCharacters"/>
        </w:rPr>
        <w:endnoteRef/>
      </w:r>
      <w:r>
        <w:rPr/>
        <w:t xml:space="preserve"> </w:t>
      </w:r>
      <w:r>
        <w:rPr/>
        <w:t>End cell body.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Normal"/>
        <w:bidi w:val="0"/>
        <w:jc w:val="start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Shared note.</w:t>
      </w:r>
    </w:p>
  </w:footnote>
  <w:footnote w:id="3">
    <w:p>
      <w:pPr>
        <w:pStyle w:val="Normal"/>
        <w:bidi w:val="0"/>
        <w:jc w:val="start"/>
        <w:rPr/>
      </w:pPr>
      <w:r>
        <w:rPr>
          <w:rStyle w:val="FootnoteCharacters"/>
        </w:rPr>
        <w:t>*</w:t>
      </w:r>
      <w:r>
        <w:rPr/>
        <w:t>* Custom body.</w:t>
      </w:r>
    </w:p>
  </w:footnote>
  <w:footnote w:id="4">
    <w:p>
      <w:pPr>
        <w:pStyle w:val="Normal"/>
        <w:bidi w:val="0"/>
        <w:jc w:val="start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Shared note.</w:t>
      </w:r>
    </w:p>
  </w:footnote>
  <w:footnote w:id="5">
    <w:p>
      <w:pPr>
        <w:pStyle w:val="Normal"/>
        <w:bidi w:val="0"/>
        <w:jc w:val="start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Note table.</w:t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NoteTail</w:t>
      </w:r>
    </w:p>
  </w:footnote>
  <w:footnote w:id="6">
    <w:p>
      <w:pPr>
        <w:pStyle w:val="Normal"/>
        <w:bidi w:val="0"/>
        <w:jc w:val="start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Hidden reference body.</w:t>
      </w:r>
    </w:p>
  </w:footnote>
  <w:footnote w:id="7">
    <w:p>
      <w:pPr>
        <w:pStyle w:val="Normal"/>
        <w:bidi w:val="0"/>
        <w:jc w:val="start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Deleted reference body.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endnotePr>
    <w:numFmt w:val="lowerRoman"/>
    <w:endnote w:id="0"/>
    <w:endnote w:id="1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Calibri" w:hAnsi="Calibri" w:eastAsia="DejaVu Sans" w:cs="DejaVu Sans"/>
      <w:color w:val="auto"/>
      <w:kern w:val="2"/>
      <w:sz w:val="22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FootnoteAnchor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Anchor">
    <w:name w:val="Endnote Reference"/>
    <w:rPr>
      <w:vertAlign w:val="superscript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ootnote">
    <w:name w:val="Footnote Text"/>
    <w:basedOn w:val="Normal"/>
    <w:pPr/>
    <w:rPr/>
  </w:style>
  <w:style w:type="paragraph" w:styleId="FrameContents">
    <w:name w:val="Frame Contents"/>
    <w:basedOn w:val="Normal"/>
    <w:qFormat/>
    <w:pPr/>
    <w:rPr/>
  </w:style>
  <w:style w:type="paragraph" w:styleId="Endnote">
    <w:name w:val="Endnote Text"/>
    <w:basedOn w:val="Normal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