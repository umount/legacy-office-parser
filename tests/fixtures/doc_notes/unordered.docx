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MainAstral😀A </w:t>
      </w:r>
      <w:r>
        <w:footnoteReference w:id="11"/>
      </w:r>
      <w:r>
        <w:t xml:space="preserve"> after.</w:t>
      </w:r>
    </w:p>
    <w:p>
      <w:r>
        <w:t xml:space="preserve">CustomAnchor </w:t>
      </w:r>
      <w:r>
        <w:footnoteReference w:id="29" w:customMarkFollows="1"/>
        <w:t>*</w:t>
      </w:r>
    </w:p>
    <w:tbl>
      <w:tblPr>
        <w:tblW w:w="7200" w:type="dxa"/>
        <w:tblLayout w:type="fixed"/>
      </w:tblPr>
      <w:tblGrid>
        <w:gridCol w:w="3600"/>
        <w:gridCol w:w="3600"/>
      </w:tblGrid>
      <w:tr>
        <w:tc>
          <w:tcPr>
            <w:tcW w:w="3600" w:type="dxa"/>
          </w:tcPr>
          <w:p>
            <w:r>
              <w:t xml:space="preserve">OuterCell </w:t>
            </w:r>
            <w:r>
              <w:footnoteReference w:id="41"/>
            </w:r>
          </w:p>
        </w:tc>
        <w:tc>
          <w:tcPr>
            <w:tcW w:w="3600" w:type="dxa"/>
          </w:tcPr>
          <w:tbl>
            <w:tblPr>
              <w:tblW w:w="7200" w:type="dxa"/>
              <w:tblLayout w:type="fixed"/>
            </w:tblPr>
            <w:tblGrid>
              <w:gridCol w:w="7200"/>
            </w:tblGrid>
            <w:tr>
              <w:tc>
                <w:tcPr>
                  <w:tcW w:w="7200" w:type="dxa"/>
                </w:tcPr>
                <w:p>
                  <w:r>
                    <w:t xml:space="preserve">InnerCell </w:t>
                  </w:r>
                  <w:r>
                    <w:footnoteReference w:id="57"/>
                  </w:r>
                </w:p>
              </w:tc>
            </w:tr>
          </w:tbl>
          <w:p>
            <w:r>
              <w:t xml:space="preserve">OuterTail </w:t>
            </w:r>
            <w:r>
              <w:endnoteReference w:id="93"/>
            </w:r>
          </w:p>
        </w:tc>
      </w:tr>
    </w:tbl>
    <w:p>
      <w:r>
        <w:t xml:space="preserve">EndMain </w:t>
      </w:r>
      <w:r>
        <w:endnoteReference w:id="17"/>
      </w:r>
    </w:p>
    <w:p>
      <w:r>
        <w:t xml:space="preserve">HiddenAnchor </w:t>
      </w:r>
      <w:r>
        <w:rPr>
          <w:vanish/>
        </w:rPr>
        <w:footnoteReference w:id="68"/>
      </w:r>
    </w:p>
    <w:p>
      <w:r>
        <w:t xml:space="preserve">DeletedAnchor </w:t>
      </w:r>
      <w:del w:id="9" w:author="Fixture" w:date="2026-01-01T00:00:00Z">
        <w:r>
          <w:footnoteReference w:id="79"/>
        </w:r>
      </w:del>
    </w:p>
    <w:sectPr>
      <w:pgSz w:w="12240" w:h="15840"/>
      <w:pgMar w:top="1440" w:right="1440" w:bottom="1440" w:left="1440"/>
    </w:sectPr>
  </w:body>
</w:document>
</file>

<file path=word/endnotes.xml><?xml version="1.0" encoding="utf-8"?>
<w:endnotes xmlns:w="http://schemas.openxmlformats.org/wordprocessingml/2006/main">
  <w:endnote w:id="17">
    <w:p>
      <w:r>
        <w:endnoteRef/>
      </w:r>
      <w:r>
        <w:t xml:space="preserve"> End main body.</w:t>
      </w:r>
    </w:p>
  </w:endnote>
  <w:endnote w:id="93">
    <w:p>
      <w:r>
        <w:endnoteRef/>
      </w:r>
      <w:r>
        <w:t xml:space="preserve"> End cell body.</w:t>
      </w:r>
    </w:p>
  </w:endnote>
</w:endnotes>
</file>

<file path=word/footnotes.xml><?xml version="1.0" encoding="utf-8"?>
<w:footnotes xmlns:w="http://schemas.openxmlformats.org/wordprocessingml/2006/main">
  <w:footnote w:id="11">
    <w:p>
      <w:r>
        <w:footnoteRef/>
      </w:r>
      <w:r>
        <w:t xml:space="preserve"> Shared note.</w:t>
      </w:r>
    </w:p>
  </w:footnote>
  <w:footnote w:id="29">
    <w:p>
      <w:r>
        <w:t xml:space="preserve">*</w:t>
      </w:r>
      <w:r>
        <w:t xml:space="preserve"> Custom body.</w:t>
      </w:r>
    </w:p>
  </w:footnote>
  <w:footnote w:id="41">
    <w:p>
      <w:r>
        <w:footnoteRef/>
      </w:r>
      <w:r>
        <w:t xml:space="preserve"> Shared note.</w:t>
      </w:r>
    </w:p>
  </w:footnote>
  <w:footnote w:id="57">
    <w:p>
      <w:r>
        <w:footnoteRef/>
      </w:r>
      <w:r>
        <w:t xml:space="preserve"> Note table.</w:t>
      </w:r>
    </w:p>
    <w:tbl>
      <w:tblPr>
        <w:tblW w:w="7200" w:type="dxa"/>
        <w:tblLayout w:type="fixed"/>
      </w:tblPr>
      <w:tblGrid>
        <w:gridCol w:w="7200"/>
      </w:tblGrid>
      <w:tr>
        <w:tc>
          <w:tcPr>
            <w:tcW w:w="7200" w:type="dxa"/>
          </w:tcPr>
          <w:p>
            <w:r>
              <w:t xml:space="preserve">NoteTableCell</w:t>
            </w:r>
          </w:p>
        </w:tc>
      </w:tr>
    </w:tbl>
    <w:p>
      <w:r>
        <w:t xml:space="preserve">NoteTail</w:t>
      </w:r>
    </w:p>
  </w:footnote>
  <w:footnote w:id="68">
    <w:p>
      <w:r>
        <w:footnoteRef/>
      </w:r>
      <w:r>
        <w:t xml:space="preserve"> Hidden reference body.</w:t>
      </w:r>
    </w:p>
  </w:footnote>
  <w:footnote w:id="79">
    <w:p>
      <w:r>
        <w:footnoteRef/>
      </w:r>
      <w:r>
        <w:t xml:space="preserve"> Deleted reference body.</w:t>
      </w:r>
    </w:p>
  </w:footnote>
</w:footnotes>
</file>

<file path=word/_rels/document.xml.rels><Relationships xmlns="http://schemas.openxmlformats.org/package/2006/relationships"><Relationship Id="r1" Type="http://schemas.openxmlformats.org/officeDocument/2006/relationships/footnotes" Target="footnotes.xml"/><Relationship Id="r2" Type="http://schemas.openxmlformats.org/officeDocument/2006/relationships/endnotes" Target="endnotes.xml"/></Relationships>
</file>