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MainAstral😀A </w:t>
      </w:r>
      <w:r>
        <w:rPr>
          <w:rStyle w:val="FootnoteAnchor"/>
          <w:rStyle w:val="FootnoteAnchor"/>
        </w:rPr>
        <w:footnoteReference w:id="2"/>
      </w:r>
      <w:r>
        <w:rPr/>
        <w:t xml:space="preserve"> after.</w:t>
      </w:r>
    </w:p>
    <w:p>
      <w:pPr>
        <w:pStyle w:val="Normal"/>
        <w:bidi w:val="0"/>
        <w:jc w:val="start"/>
        <w:rPr/>
      </w:pPr>
      <w:r>
        <w:rPr/>
        <w:t xml:space="preserve">CustomAnchor </w:t>
      </w:r>
      <w:r>
        <w:rPr>
          <w:rStyle w:val="FootnoteAnchor"/>
          <w:rStyle w:val="FootnoteAnchor"/>
        </w:rPr>
        <w:footnoteReference w:customMarkFollows="1" w:id="3"/>
        <w:t>*</w:t>
      </w:r>
    </w:p>
    <w:tbl>
      <w:tblPr>
        <w:tblW w:w="719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3599"/>
      </w:tblGrid>
      <w:tr>
        <w:trPr/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/>
              <w:t xml:space="preserve">OuterCell </w:t>
            </w:r>
            <w:r>
              <w:rPr>
                <w:rStyle w:val="FootnoteAnchor"/>
                <w:rStyle w:val="FootnoteAnchor"/>
              </w:rPr>
              <w:footnoteReference w:id="4"/>
            </w:r>
          </w:p>
        </w:tc>
        <w:tc>
          <w:tcPr>
            <w:tcW w:w="3599" w:type="dxa"/>
            <w:tcBorders/>
          </w:tcPr>
          <w:tbl>
            <w:tblPr>
              <w:tblW w:w="720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200"/>
            </w:tblGrid>
            <w:tr>
              <w:trPr/>
              <w:tc>
                <w:tcPr>
                  <w:tcW w:w="7200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jc w:val="start"/>
                    <w:rPr/>
                  </w:pPr>
                  <w:r>
                    <w:rPr/>
                    <w:t xml:space="preserve">InnerCell </w:t>
                  </w:r>
                  <w:r>
                    <w:rPr>
                      <w:rStyle w:val="FootnoteAnchor"/>
                      <w:rStyle w:val="FootnoteAnchor"/>
                    </w:rPr>
                    <w:footnoteReference w:id="5"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 w:val="false"/>
              <w:bidi w:val="0"/>
              <w:jc w:val="start"/>
              <w:rPr/>
            </w:pPr>
            <w:r>
              <w:rPr/>
              <w:t xml:space="preserve">OuterTail </w:t>
            </w:r>
            <w:r>
              <w:rPr>
                <w:rStyle w:val="EndnoteAnchor"/>
                <w:rStyle w:val="EndnoteAnchor"/>
              </w:rPr>
              <w:endnoteReference w:id="2"/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EndMain </w:t>
      </w:r>
      <w:r>
        <w:rPr>
          <w:rStyle w:val="EndnoteAnchor"/>
          <w:rStyle w:val="EndnoteAnchor"/>
        </w:rPr>
        <w:endnoteReference w:id="3"/>
      </w:r>
    </w:p>
    <w:p>
      <w:pPr>
        <w:pStyle w:val="Normal"/>
        <w:bidi w:val="0"/>
        <w:jc w:val="start"/>
        <w:rPr/>
      </w:pPr>
      <w:r>
        <w:rPr/>
        <w:t xml:space="preserve">HiddenAnchor </w:t>
      </w:r>
      <w:r>
        <w:rPr>
          <w:rStyle w:val="FootnoteAnchor"/>
          <w:rStyle w:val="FootnoteAnchor"/>
          <w:vanish/>
        </w:rPr>
        <w:footnoteReference w:id="6"/>
      </w:r>
    </w:p>
    <w:p>
      <w:pPr>
        <w:pStyle w:val="Normal"/>
        <w:bidi w:val="0"/>
        <w:jc w:val="start"/>
        <w:rPr/>
      </w:pPr>
      <w:r>
        <w:rPr/>
        <w:t xml:space="preserve">DeletedAnchor </w:t>
      </w:r>
      <w:del w:id="0" w:author="Fixture" w:date="2026-01-01T00:00:00Z">
        <w:r>
          <w:rPr>
            <w:rStyle w:val="FootnoteAnchor"/>
            <w:rStyle w:val="FootnoteAnchor"/>
          </w:rPr>
          <w:footnoteReference w:id="7"/>
        </w:r>
      </w:del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widowControl w:val="false"/>
        <w:bidi w:val="0"/>
        <w:jc w:val="start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>End cell body.</w:t>
      </w:r>
    </w:p>
  </w:endnote>
  <w:endnote w:id="3">
    <w:p>
      <w:pPr>
        <w:pStyle w:val="Normal"/>
        <w:widowControl w:val="false"/>
        <w:bidi w:val="0"/>
        <w:jc w:val="start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>End main body.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Shared note.</w:t>
      </w:r>
    </w:p>
  </w:footnote>
  <w:footnote w:id="3">
    <w:p>
      <w:pPr>
        <w:pStyle w:val="Normal"/>
        <w:bidi w:val="0"/>
        <w:jc w:val="start"/>
        <w:rPr/>
      </w:pPr>
      <w:r>
        <w:rPr>
          <w:rStyle w:val="FootnoteCharacters"/>
        </w:rPr>
        <w:t>*</w:t>
      </w:r>
      <w:r>
        <w:rPr/>
        <w:t>* Custom body.</w:t>
      </w:r>
    </w:p>
  </w:footnote>
  <w:footnote w:id="4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Shared note.</w:t>
      </w:r>
    </w:p>
  </w:footnote>
  <w:footnote w:id="5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Note table.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NoteTail</w:t>
      </w:r>
    </w:p>
  </w:footnote>
  <w:footnote w:id="6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Hidden reference body.</w:t>
      </w:r>
    </w:p>
  </w:footnote>
  <w:footnote w:id="7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Deleted reference body.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/>
    <w:rPr/>
  </w:style>
  <w:style w:type="paragraph" w:styleId="FrameContents">
    <w:name w:val="Frame Contents"/>
    <w:basedOn w:val="Normal"/>
    <w:qFormat/>
    <w:pPr/>
    <w:rPr/>
  </w:style>
  <w:style w:type="paragraph" w:styleId="Endnote">
    <w:name w:val="Endnote Text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